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2CEA2" w14:textId="6060DE12" w:rsidR="009E0AF5" w:rsidRPr="00237392" w:rsidRDefault="009E0AF5" w:rsidP="00237392">
      <w:pPr>
        <w:rPr>
          <w:b/>
        </w:rPr>
      </w:pPr>
      <w:r>
        <w:rPr>
          <w:rFonts w:hint="eastAsia"/>
          <w:b/>
        </w:rPr>
        <w:t>表</w:t>
      </w:r>
      <w:r>
        <w:rPr>
          <w:rFonts w:hint="eastAsia"/>
          <w:b/>
        </w:rPr>
        <w:t>1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量化矩阵</w:t>
      </w:r>
      <w:r w:rsidRPr="009E0AF5">
        <w:rPr>
          <w:b/>
          <w:i/>
          <w:iCs/>
        </w:rPr>
        <w:t>Q(</w:t>
      </w:r>
      <w:proofErr w:type="spellStart"/>
      <w:r w:rsidRPr="009E0AF5">
        <w:rPr>
          <w:b/>
          <w:i/>
          <w:iCs/>
        </w:rPr>
        <w:t>u,v</w:t>
      </w:r>
      <w:proofErr w:type="spellEnd"/>
      <w:r w:rsidRPr="009E0AF5">
        <w:rPr>
          <w:b/>
          <w:i/>
          <w:iCs/>
        </w:rPr>
        <w:t>)</w:t>
      </w:r>
    </w:p>
    <w:p w14:paraId="0C4F533B" w14:textId="7F343D17" w:rsidR="009E0AF5" w:rsidRPr="006B09AE" w:rsidRDefault="009E0AF5" w:rsidP="009E0AF5">
      <w:pPr>
        <w:widowControl/>
        <w:autoSpaceDE w:val="0"/>
        <w:autoSpaceDN w:val="0"/>
        <w:ind w:left="850" w:firstLine="425"/>
        <w:textAlignment w:val="bottom"/>
        <w:rPr>
          <w:b/>
          <w:bCs/>
        </w:rPr>
      </w:pPr>
      <w:r w:rsidRPr="006B09AE">
        <w:rPr>
          <w:b/>
          <w:bCs/>
        </w:rPr>
        <w:t>16</w:t>
      </w:r>
      <w:r>
        <w:rPr>
          <w:b/>
          <w:bCs/>
        </w:rPr>
        <w:tab/>
      </w:r>
      <w:r w:rsidRPr="006B09AE">
        <w:rPr>
          <w:b/>
          <w:bCs/>
        </w:rPr>
        <w:t>11</w:t>
      </w:r>
      <w:r>
        <w:rPr>
          <w:b/>
          <w:bCs/>
        </w:rPr>
        <w:tab/>
      </w:r>
      <w:r w:rsidRPr="006B09AE">
        <w:rPr>
          <w:b/>
          <w:bCs/>
        </w:rPr>
        <w:t>10</w:t>
      </w:r>
      <w:r>
        <w:rPr>
          <w:b/>
          <w:bCs/>
        </w:rPr>
        <w:tab/>
      </w:r>
      <w:r w:rsidRPr="006B09AE">
        <w:rPr>
          <w:b/>
          <w:bCs/>
        </w:rPr>
        <w:t>16</w:t>
      </w:r>
      <w:r>
        <w:rPr>
          <w:b/>
          <w:bCs/>
        </w:rPr>
        <w:tab/>
      </w:r>
      <w:r w:rsidRPr="006B09AE">
        <w:rPr>
          <w:b/>
          <w:bCs/>
        </w:rPr>
        <w:t>24</w:t>
      </w:r>
      <w:r>
        <w:rPr>
          <w:b/>
          <w:bCs/>
        </w:rPr>
        <w:tab/>
      </w:r>
      <w:r w:rsidRPr="006B09AE">
        <w:rPr>
          <w:b/>
          <w:bCs/>
        </w:rPr>
        <w:t>40</w:t>
      </w:r>
      <w:r>
        <w:rPr>
          <w:b/>
          <w:bCs/>
        </w:rPr>
        <w:tab/>
      </w:r>
      <w:r w:rsidRPr="006B09AE">
        <w:rPr>
          <w:b/>
          <w:bCs/>
        </w:rPr>
        <w:t>51</w:t>
      </w:r>
      <w:r>
        <w:rPr>
          <w:b/>
          <w:bCs/>
        </w:rPr>
        <w:tab/>
      </w:r>
      <w:r w:rsidRPr="006B09AE">
        <w:rPr>
          <w:b/>
          <w:bCs/>
        </w:rPr>
        <w:t>61</w:t>
      </w:r>
    </w:p>
    <w:p w14:paraId="5A38C0AB" w14:textId="77777777" w:rsidR="009E0AF5" w:rsidRPr="006B09AE" w:rsidRDefault="009E0AF5" w:rsidP="009E0AF5">
      <w:pPr>
        <w:widowControl/>
        <w:autoSpaceDE w:val="0"/>
        <w:autoSpaceDN w:val="0"/>
        <w:ind w:left="1275"/>
        <w:textAlignment w:val="bottom"/>
        <w:rPr>
          <w:b/>
          <w:bCs/>
        </w:rPr>
      </w:pPr>
      <w:r w:rsidRPr="006B09AE">
        <w:rPr>
          <w:b/>
          <w:bCs/>
        </w:rPr>
        <w:t>12</w:t>
      </w:r>
      <w:r>
        <w:rPr>
          <w:b/>
          <w:bCs/>
        </w:rPr>
        <w:tab/>
      </w:r>
      <w:r w:rsidRPr="006B09AE">
        <w:rPr>
          <w:b/>
          <w:bCs/>
        </w:rPr>
        <w:t>12</w:t>
      </w:r>
      <w:r>
        <w:rPr>
          <w:b/>
          <w:bCs/>
        </w:rPr>
        <w:tab/>
      </w:r>
      <w:r w:rsidRPr="006B09AE">
        <w:rPr>
          <w:b/>
          <w:bCs/>
        </w:rPr>
        <w:t>14</w:t>
      </w:r>
      <w:r>
        <w:rPr>
          <w:b/>
          <w:bCs/>
        </w:rPr>
        <w:tab/>
      </w:r>
      <w:r w:rsidRPr="006B09AE">
        <w:rPr>
          <w:b/>
          <w:bCs/>
        </w:rPr>
        <w:t>19</w:t>
      </w:r>
      <w:r>
        <w:rPr>
          <w:b/>
          <w:bCs/>
        </w:rPr>
        <w:tab/>
      </w:r>
      <w:r w:rsidRPr="006B09AE">
        <w:rPr>
          <w:b/>
          <w:bCs/>
        </w:rPr>
        <w:t>26</w:t>
      </w:r>
      <w:r>
        <w:rPr>
          <w:b/>
          <w:bCs/>
        </w:rPr>
        <w:tab/>
      </w:r>
      <w:r w:rsidRPr="006B09AE">
        <w:rPr>
          <w:b/>
          <w:bCs/>
        </w:rPr>
        <w:t>58</w:t>
      </w:r>
      <w:r>
        <w:rPr>
          <w:b/>
          <w:bCs/>
        </w:rPr>
        <w:tab/>
      </w:r>
      <w:r w:rsidRPr="006B09AE">
        <w:rPr>
          <w:b/>
          <w:bCs/>
        </w:rPr>
        <w:t>60</w:t>
      </w:r>
      <w:r>
        <w:rPr>
          <w:b/>
          <w:bCs/>
        </w:rPr>
        <w:tab/>
      </w:r>
      <w:r w:rsidRPr="006B09AE">
        <w:rPr>
          <w:b/>
          <w:bCs/>
        </w:rPr>
        <w:t>55</w:t>
      </w:r>
    </w:p>
    <w:p w14:paraId="4E444FD7" w14:textId="77777777" w:rsidR="009E0AF5" w:rsidRPr="006B09AE" w:rsidRDefault="009E0AF5" w:rsidP="009E0AF5">
      <w:pPr>
        <w:widowControl/>
        <w:autoSpaceDE w:val="0"/>
        <w:autoSpaceDN w:val="0"/>
        <w:ind w:left="850" w:firstLine="425"/>
        <w:textAlignment w:val="bottom"/>
        <w:rPr>
          <w:b/>
          <w:bCs/>
        </w:rPr>
      </w:pPr>
      <w:r w:rsidRPr="006B09AE">
        <w:rPr>
          <w:b/>
          <w:bCs/>
        </w:rPr>
        <w:t>14</w:t>
      </w:r>
      <w:r>
        <w:rPr>
          <w:b/>
          <w:bCs/>
        </w:rPr>
        <w:tab/>
      </w:r>
      <w:r w:rsidRPr="006B09AE">
        <w:rPr>
          <w:b/>
          <w:bCs/>
        </w:rPr>
        <w:t>13</w:t>
      </w:r>
      <w:r>
        <w:rPr>
          <w:b/>
          <w:bCs/>
        </w:rPr>
        <w:tab/>
      </w:r>
      <w:r w:rsidRPr="006B09AE">
        <w:rPr>
          <w:b/>
          <w:bCs/>
        </w:rPr>
        <w:t>16</w:t>
      </w:r>
      <w:r>
        <w:rPr>
          <w:b/>
          <w:bCs/>
        </w:rPr>
        <w:tab/>
      </w:r>
      <w:r w:rsidRPr="006B09AE">
        <w:rPr>
          <w:b/>
          <w:bCs/>
        </w:rPr>
        <w:t>24</w:t>
      </w:r>
      <w:r>
        <w:rPr>
          <w:b/>
          <w:bCs/>
        </w:rPr>
        <w:tab/>
      </w:r>
      <w:r w:rsidRPr="006B09AE">
        <w:rPr>
          <w:b/>
          <w:bCs/>
        </w:rPr>
        <w:t>40</w:t>
      </w:r>
      <w:r>
        <w:rPr>
          <w:b/>
          <w:bCs/>
        </w:rPr>
        <w:tab/>
      </w:r>
      <w:r w:rsidRPr="006B09AE">
        <w:rPr>
          <w:b/>
          <w:bCs/>
        </w:rPr>
        <w:t>57</w:t>
      </w:r>
      <w:r>
        <w:rPr>
          <w:b/>
          <w:bCs/>
        </w:rPr>
        <w:tab/>
      </w:r>
      <w:r w:rsidRPr="006B09AE">
        <w:rPr>
          <w:b/>
          <w:bCs/>
        </w:rPr>
        <w:t>69</w:t>
      </w:r>
      <w:r>
        <w:rPr>
          <w:b/>
          <w:bCs/>
        </w:rPr>
        <w:tab/>
      </w:r>
      <w:r w:rsidRPr="006B09AE">
        <w:rPr>
          <w:b/>
          <w:bCs/>
        </w:rPr>
        <w:t>56</w:t>
      </w:r>
    </w:p>
    <w:p w14:paraId="2DB7BE47" w14:textId="77777777" w:rsidR="009E0AF5" w:rsidRPr="006B09AE" w:rsidRDefault="009E0AF5" w:rsidP="009E0AF5">
      <w:pPr>
        <w:widowControl/>
        <w:autoSpaceDE w:val="0"/>
        <w:autoSpaceDN w:val="0"/>
        <w:ind w:left="1275"/>
        <w:textAlignment w:val="bottom"/>
        <w:rPr>
          <w:b/>
          <w:bCs/>
        </w:rPr>
      </w:pPr>
      <w:r w:rsidRPr="006B09AE">
        <w:rPr>
          <w:b/>
          <w:bCs/>
        </w:rPr>
        <w:t>14</w:t>
      </w:r>
      <w:r>
        <w:rPr>
          <w:b/>
          <w:bCs/>
        </w:rPr>
        <w:tab/>
      </w:r>
      <w:r w:rsidRPr="006B09AE">
        <w:rPr>
          <w:b/>
          <w:bCs/>
        </w:rPr>
        <w:t>17</w:t>
      </w:r>
      <w:r>
        <w:rPr>
          <w:b/>
          <w:bCs/>
        </w:rPr>
        <w:tab/>
      </w:r>
      <w:r w:rsidRPr="006B09AE">
        <w:rPr>
          <w:b/>
          <w:bCs/>
        </w:rPr>
        <w:t>22</w:t>
      </w:r>
      <w:r>
        <w:rPr>
          <w:b/>
          <w:bCs/>
        </w:rPr>
        <w:tab/>
      </w:r>
      <w:r w:rsidRPr="006B09AE">
        <w:rPr>
          <w:b/>
          <w:bCs/>
        </w:rPr>
        <w:t>29</w:t>
      </w:r>
      <w:r>
        <w:rPr>
          <w:b/>
          <w:bCs/>
        </w:rPr>
        <w:tab/>
      </w:r>
      <w:r w:rsidRPr="006B09AE">
        <w:rPr>
          <w:b/>
          <w:bCs/>
        </w:rPr>
        <w:t>51</w:t>
      </w:r>
      <w:r>
        <w:rPr>
          <w:b/>
          <w:bCs/>
        </w:rPr>
        <w:tab/>
      </w:r>
      <w:r w:rsidRPr="006B09AE">
        <w:rPr>
          <w:b/>
          <w:bCs/>
        </w:rPr>
        <w:t>87</w:t>
      </w:r>
      <w:r>
        <w:rPr>
          <w:b/>
          <w:bCs/>
        </w:rPr>
        <w:tab/>
      </w:r>
      <w:r w:rsidRPr="006B09AE">
        <w:rPr>
          <w:b/>
          <w:bCs/>
        </w:rPr>
        <w:t>80</w:t>
      </w:r>
      <w:r>
        <w:rPr>
          <w:b/>
          <w:bCs/>
        </w:rPr>
        <w:tab/>
      </w:r>
      <w:r w:rsidRPr="006B09AE">
        <w:rPr>
          <w:b/>
          <w:bCs/>
        </w:rPr>
        <w:t>62</w:t>
      </w:r>
    </w:p>
    <w:p w14:paraId="7D0B7518" w14:textId="77777777" w:rsidR="009E0AF5" w:rsidRPr="006B09AE" w:rsidRDefault="009E0AF5" w:rsidP="009E0AF5">
      <w:pPr>
        <w:widowControl/>
        <w:autoSpaceDE w:val="0"/>
        <w:autoSpaceDN w:val="0"/>
        <w:textAlignment w:val="bottom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B09AE">
        <w:rPr>
          <w:b/>
          <w:bCs/>
        </w:rPr>
        <w:t>18</w:t>
      </w:r>
      <w:r>
        <w:rPr>
          <w:b/>
          <w:bCs/>
        </w:rPr>
        <w:tab/>
      </w:r>
      <w:r w:rsidRPr="006B09AE">
        <w:rPr>
          <w:b/>
          <w:bCs/>
        </w:rPr>
        <w:t>22</w:t>
      </w:r>
      <w:r>
        <w:rPr>
          <w:b/>
          <w:bCs/>
        </w:rPr>
        <w:tab/>
      </w:r>
      <w:r w:rsidRPr="006B09AE">
        <w:rPr>
          <w:b/>
          <w:bCs/>
        </w:rPr>
        <w:t>37</w:t>
      </w:r>
      <w:r>
        <w:rPr>
          <w:b/>
          <w:bCs/>
        </w:rPr>
        <w:tab/>
      </w:r>
      <w:r w:rsidRPr="006B09AE">
        <w:rPr>
          <w:b/>
          <w:bCs/>
        </w:rPr>
        <w:t>56</w:t>
      </w:r>
      <w:r>
        <w:rPr>
          <w:b/>
          <w:bCs/>
        </w:rPr>
        <w:tab/>
      </w:r>
      <w:r w:rsidRPr="006B09AE">
        <w:rPr>
          <w:b/>
          <w:bCs/>
        </w:rPr>
        <w:t>68</w:t>
      </w:r>
      <w:r>
        <w:rPr>
          <w:b/>
          <w:bCs/>
        </w:rPr>
        <w:tab/>
      </w:r>
      <w:r w:rsidRPr="006B09AE">
        <w:rPr>
          <w:b/>
          <w:bCs/>
        </w:rPr>
        <w:t>109</w:t>
      </w:r>
      <w:r>
        <w:rPr>
          <w:b/>
          <w:bCs/>
        </w:rPr>
        <w:tab/>
      </w:r>
      <w:r w:rsidRPr="006B09AE">
        <w:rPr>
          <w:b/>
          <w:bCs/>
        </w:rPr>
        <w:t>103</w:t>
      </w:r>
      <w:r>
        <w:rPr>
          <w:b/>
          <w:bCs/>
        </w:rPr>
        <w:tab/>
      </w:r>
      <w:r w:rsidRPr="006B09AE">
        <w:rPr>
          <w:b/>
          <w:bCs/>
        </w:rPr>
        <w:t>77</w:t>
      </w:r>
    </w:p>
    <w:p w14:paraId="3B98089D" w14:textId="77777777" w:rsidR="009E0AF5" w:rsidRPr="006B09AE" w:rsidRDefault="009E0AF5" w:rsidP="009E0AF5">
      <w:pPr>
        <w:widowControl/>
        <w:autoSpaceDE w:val="0"/>
        <w:autoSpaceDN w:val="0"/>
        <w:textAlignment w:val="bottom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B09AE">
        <w:rPr>
          <w:b/>
          <w:bCs/>
        </w:rPr>
        <w:t>24</w:t>
      </w:r>
      <w:r>
        <w:rPr>
          <w:b/>
          <w:bCs/>
        </w:rPr>
        <w:tab/>
      </w:r>
      <w:r w:rsidRPr="006B09AE">
        <w:rPr>
          <w:b/>
          <w:bCs/>
        </w:rPr>
        <w:t>35</w:t>
      </w:r>
      <w:r>
        <w:rPr>
          <w:b/>
          <w:bCs/>
        </w:rPr>
        <w:tab/>
      </w:r>
      <w:r w:rsidRPr="006B09AE">
        <w:rPr>
          <w:b/>
          <w:bCs/>
        </w:rPr>
        <w:t>55</w:t>
      </w:r>
      <w:r>
        <w:rPr>
          <w:b/>
          <w:bCs/>
        </w:rPr>
        <w:tab/>
      </w:r>
      <w:r w:rsidRPr="006B09AE">
        <w:rPr>
          <w:b/>
          <w:bCs/>
        </w:rPr>
        <w:t>64</w:t>
      </w:r>
      <w:r>
        <w:rPr>
          <w:b/>
          <w:bCs/>
        </w:rPr>
        <w:tab/>
      </w:r>
      <w:r w:rsidRPr="006B09AE">
        <w:rPr>
          <w:b/>
          <w:bCs/>
        </w:rPr>
        <w:t>81</w:t>
      </w:r>
      <w:r>
        <w:rPr>
          <w:b/>
          <w:bCs/>
        </w:rPr>
        <w:tab/>
      </w:r>
      <w:r w:rsidRPr="006B09AE">
        <w:rPr>
          <w:b/>
          <w:bCs/>
        </w:rPr>
        <w:t>104</w:t>
      </w:r>
      <w:r>
        <w:rPr>
          <w:b/>
          <w:bCs/>
        </w:rPr>
        <w:tab/>
      </w:r>
      <w:r w:rsidRPr="006B09AE">
        <w:rPr>
          <w:b/>
          <w:bCs/>
        </w:rPr>
        <w:t>113</w:t>
      </w:r>
      <w:r>
        <w:rPr>
          <w:b/>
          <w:bCs/>
        </w:rPr>
        <w:tab/>
      </w:r>
      <w:r w:rsidRPr="006B09AE">
        <w:rPr>
          <w:b/>
          <w:bCs/>
        </w:rPr>
        <w:t>92</w:t>
      </w:r>
    </w:p>
    <w:p w14:paraId="528F4248" w14:textId="77777777" w:rsidR="009E0AF5" w:rsidRPr="006B09AE" w:rsidRDefault="009E0AF5" w:rsidP="009E0AF5">
      <w:pPr>
        <w:widowControl/>
        <w:autoSpaceDE w:val="0"/>
        <w:autoSpaceDN w:val="0"/>
        <w:textAlignment w:val="bottom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B09AE">
        <w:rPr>
          <w:b/>
          <w:bCs/>
        </w:rPr>
        <w:t>49</w:t>
      </w:r>
      <w:r>
        <w:rPr>
          <w:b/>
          <w:bCs/>
        </w:rPr>
        <w:tab/>
      </w:r>
      <w:r w:rsidRPr="006B09AE">
        <w:rPr>
          <w:b/>
          <w:bCs/>
        </w:rPr>
        <w:t>64</w:t>
      </w:r>
      <w:r>
        <w:rPr>
          <w:b/>
          <w:bCs/>
        </w:rPr>
        <w:tab/>
      </w:r>
      <w:r w:rsidRPr="006B09AE">
        <w:rPr>
          <w:b/>
          <w:bCs/>
        </w:rPr>
        <w:t>78</w:t>
      </w:r>
      <w:r>
        <w:rPr>
          <w:b/>
          <w:bCs/>
        </w:rPr>
        <w:tab/>
      </w:r>
      <w:r w:rsidRPr="006B09AE">
        <w:rPr>
          <w:b/>
          <w:bCs/>
        </w:rPr>
        <w:t>87</w:t>
      </w:r>
      <w:r>
        <w:rPr>
          <w:b/>
          <w:bCs/>
        </w:rPr>
        <w:tab/>
      </w:r>
      <w:r w:rsidRPr="006B09AE">
        <w:rPr>
          <w:b/>
          <w:bCs/>
        </w:rPr>
        <w:t>103</w:t>
      </w:r>
      <w:r>
        <w:rPr>
          <w:b/>
          <w:bCs/>
        </w:rPr>
        <w:tab/>
      </w:r>
      <w:r w:rsidRPr="006B09AE">
        <w:rPr>
          <w:b/>
          <w:bCs/>
        </w:rPr>
        <w:t>121</w:t>
      </w:r>
      <w:r>
        <w:rPr>
          <w:b/>
          <w:bCs/>
        </w:rPr>
        <w:tab/>
      </w:r>
      <w:r w:rsidRPr="006B09AE">
        <w:rPr>
          <w:b/>
          <w:bCs/>
        </w:rPr>
        <w:t>120</w:t>
      </w:r>
      <w:r>
        <w:rPr>
          <w:b/>
          <w:bCs/>
        </w:rPr>
        <w:tab/>
      </w:r>
      <w:r w:rsidRPr="006B09AE">
        <w:rPr>
          <w:b/>
          <w:bCs/>
        </w:rPr>
        <w:t>101</w:t>
      </w:r>
    </w:p>
    <w:p w14:paraId="5CEE966D" w14:textId="77777777" w:rsidR="009E0AF5" w:rsidRPr="006B09AE" w:rsidRDefault="009E0AF5" w:rsidP="009E0AF5">
      <w:pPr>
        <w:widowControl/>
        <w:autoSpaceDE w:val="0"/>
        <w:autoSpaceDN w:val="0"/>
        <w:textAlignment w:val="bottom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B09AE">
        <w:rPr>
          <w:b/>
          <w:bCs/>
        </w:rPr>
        <w:t>72</w:t>
      </w:r>
      <w:r>
        <w:rPr>
          <w:b/>
          <w:bCs/>
        </w:rPr>
        <w:tab/>
      </w:r>
      <w:r w:rsidRPr="006B09AE">
        <w:rPr>
          <w:b/>
          <w:bCs/>
        </w:rPr>
        <w:t>92</w:t>
      </w:r>
      <w:r>
        <w:rPr>
          <w:b/>
          <w:bCs/>
        </w:rPr>
        <w:tab/>
      </w:r>
      <w:r w:rsidRPr="006B09AE">
        <w:rPr>
          <w:b/>
          <w:bCs/>
        </w:rPr>
        <w:t>95</w:t>
      </w:r>
      <w:r>
        <w:rPr>
          <w:b/>
          <w:bCs/>
        </w:rPr>
        <w:tab/>
      </w:r>
      <w:r w:rsidRPr="006B09AE">
        <w:rPr>
          <w:b/>
          <w:bCs/>
        </w:rPr>
        <w:t>98</w:t>
      </w:r>
      <w:r>
        <w:rPr>
          <w:b/>
          <w:bCs/>
        </w:rPr>
        <w:tab/>
      </w:r>
      <w:r w:rsidRPr="006B09AE">
        <w:rPr>
          <w:b/>
          <w:bCs/>
        </w:rPr>
        <w:t>112</w:t>
      </w:r>
      <w:r>
        <w:rPr>
          <w:b/>
          <w:bCs/>
        </w:rPr>
        <w:tab/>
      </w:r>
      <w:r w:rsidRPr="006B09AE">
        <w:rPr>
          <w:b/>
          <w:bCs/>
        </w:rPr>
        <w:t>100</w:t>
      </w:r>
      <w:r>
        <w:rPr>
          <w:b/>
          <w:bCs/>
        </w:rPr>
        <w:tab/>
      </w:r>
      <w:r w:rsidRPr="006B09AE">
        <w:rPr>
          <w:b/>
          <w:bCs/>
        </w:rPr>
        <w:t>103</w:t>
      </w:r>
      <w:r>
        <w:rPr>
          <w:b/>
          <w:bCs/>
        </w:rPr>
        <w:tab/>
      </w:r>
      <w:r w:rsidRPr="006B09AE">
        <w:rPr>
          <w:b/>
          <w:bCs/>
        </w:rPr>
        <w:t>99</w:t>
      </w:r>
    </w:p>
    <w:p w14:paraId="627A44E8" w14:textId="77777777" w:rsidR="007904A2" w:rsidRDefault="007904A2" w:rsidP="009E0AF5">
      <w:pPr>
        <w:rPr>
          <w:rFonts w:hint="eastAsia"/>
        </w:rPr>
      </w:pPr>
    </w:p>
    <w:p w14:paraId="599C737E" w14:textId="77777777" w:rsidR="007904A2" w:rsidRPr="006B09AE" w:rsidRDefault="007904A2" w:rsidP="009E0AF5">
      <w:pPr>
        <w:rPr>
          <w:rFonts w:hint="eastAsia"/>
        </w:rPr>
      </w:pPr>
    </w:p>
    <w:p w14:paraId="524D1622" w14:textId="05DCCF1D" w:rsidR="009E0AF5" w:rsidRPr="006B09AE" w:rsidRDefault="009E0AF5" w:rsidP="009E0AF5">
      <w:pPr>
        <w:rPr>
          <w:b/>
        </w:rPr>
      </w:pPr>
      <w:r>
        <w:rPr>
          <w:rFonts w:hint="eastAsia"/>
          <w:b/>
        </w:rPr>
        <w:t>表</w:t>
      </w:r>
      <w:r w:rsidR="00FD5DAD">
        <w:rPr>
          <w:b/>
        </w:rPr>
        <w:t>2</w:t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DC</w:t>
      </w:r>
      <w:r w:rsidRPr="006B09AE">
        <w:rPr>
          <w:b/>
        </w:rPr>
        <w:t>系数表</w:t>
      </w:r>
    </w:p>
    <w:p w14:paraId="7256E519" w14:textId="347FE67D" w:rsidR="009E0AF5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位长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位数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码字</w:t>
      </w:r>
    </w:p>
    <w:p w14:paraId="0A9FEC9E" w14:textId="77777777" w:rsidR="009E0AF5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00</w:t>
      </w:r>
    </w:p>
    <w:p w14:paraId="344518AE" w14:textId="77777777" w:rsidR="009E0AF5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010</w:t>
      </w:r>
    </w:p>
    <w:p w14:paraId="59D0964A" w14:textId="77777777" w:rsidR="009E0AF5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011</w:t>
      </w:r>
    </w:p>
    <w:p w14:paraId="32226EDF" w14:textId="77777777" w:rsidR="009E0AF5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100</w:t>
      </w:r>
    </w:p>
    <w:p w14:paraId="6E04409E" w14:textId="77777777" w:rsidR="009E0AF5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101</w:t>
      </w:r>
    </w:p>
    <w:p w14:paraId="342FE4E9" w14:textId="77777777" w:rsidR="009E0AF5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110</w:t>
      </w:r>
    </w:p>
    <w:p w14:paraId="2C6D8DB2" w14:textId="77777777" w:rsidR="009E0AF5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1110</w:t>
      </w:r>
    </w:p>
    <w:p w14:paraId="01E1B159" w14:textId="77777777" w:rsidR="009E0AF5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11110</w:t>
      </w:r>
    </w:p>
    <w:p w14:paraId="4A5D41FA" w14:textId="77777777" w:rsidR="009E0AF5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111110</w:t>
      </w:r>
    </w:p>
    <w:p w14:paraId="76B8F8D3" w14:textId="77777777" w:rsidR="009E0AF5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1111110</w:t>
      </w:r>
    </w:p>
    <w:p w14:paraId="312EA1CD" w14:textId="77777777" w:rsidR="009E0AF5" w:rsidRDefault="009E0AF5" w:rsidP="009E0AF5">
      <w:pPr>
        <w:ind w:firstLineChars="600" w:firstLine="1265"/>
        <w:rPr>
          <w:b/>
        </w:rPr>
      </w:pPr>
      <w:r>
        <w:rPr>
          <w:b/>
        </w:rPr>
        <w:t>10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11111110</w:t>
      </w:r>
    </w:p>
    <w:p w14:paraId="650205B8" w14:textId="77777777" w:rsidR="009E0AF5" w:rsidRPr="006B09AE" w:rsidRDefault="009E0AF5" w:rsidP="009E0AF5">
      <w:pPr>
        <w:ind w:firstLineChars="600" w:firstLine="1265"/>
        <w:rPr>
          <w:b/>
        </w:rPr>
      </w:pPr>
      <w:r>
        <w:rPr>
          <w:rFonts w:hint="eastAsia"/>
          <w:b/>
        </w:rPr>
        <w:t>1</w:t>
      </w:r>
      <w:r>
        <w:rPr>
          <w:b/>
        </w:rPr>
        <w:t>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111111110</w:t>
      </w:r>
    </w:p>
    <w:p w14:paraId="45498BD1" w14:textId="77777777" w:rsidR="006D67E3" w:rsidRDefault="006D67E3" w:rsidP="009E0AF5">
      <w:pPr>
        <w:ind w:firstLineChars="600" w:firstLine="1265"/>
        <w:rPr>
          <w:rFonts w:hint="eastAsia"/>
          <w:b/>
        </w:rPr>
      </w:pPr>
    </w:p>
    <w:p w14:paraId="033BB0AF" w14:textId="77777777" w:rsidR="009E0AF5" w:rsidRPr="006B09AE" w:rsidRDefault="009E0AF5" w:rsidP="009E0AF5">
      <w:pPr>
        <w:ind w:firstLineChars="600" w:firstLine="1265"/>
        <w:rPr>
          <w:b/>
        </w:rPr>
      </w:pPr>
    </w:p>
    <w:p w14:paraId="23F5EE36" w14:textId="08C0B19F" w:rsidR="009E0AF5" w:rsidRPr="006B09AE" w:rsidRDefault="009E0AF5" w:rsidP="009E0AF5">
      <w:pPr>
        <w:rPr>
          <w:b/>
        </w:rPr>
      </w:pPr>
      <w:r>
        <w:rPr>
          <w:rFonts w:hint="eastAsia"/>
          <w:b/>
        </w:rPr>
        <w:t>表</w:t>
      </w:r>
      <w:r w:rsidR="00FD5DAD">
        <w:rPr>
          <w:b/>
        </w:rPr>
        <w:t>3</w:t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AC</w:t>
      </w:r>
      <w:r w:rsidRPr="006B09AE">
        <w:rPr>
          <w:b/>
        </w:rPr>
        <w:t>系数表</w:t>
      </w:r>
    </w:p>
    <w:p w14:paraId="2CC04FC8" w14:textId="3C2B15D1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行程</w:t>
      </w:r>
      <w:r w:rsidRPr="006B09AE">
        <w:rPr>
          <w:b/>
        </w:rPr>
        <w:t>/</w:t>
      </w:r>
      <w:r w:rsidRPr="006B09AE">
        <w:rPr>
          <w:b/>
        </w:rPr>
        <w:t>尺寸</w:t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码长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码字</w:t>
      </w:r>
    </w:p>
    <w:p w14:paraId="68C1850B" w14:textId="1CFE181B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0/0(EOB)</w:t>
      </w:r>
      <w:r w:rsidR="00A17F98">
        <w:rPr>
          <w:b/>
        </w:rPr>
        <w:tab/>
      </w:r>
      <w:r w:rsidR="00A17F98">
        <w:rPr>
          <w:b/>
        </w:rPr>
        <w:tab/>
      </w:r>
      <w:r w:rsidRPr="006B09AE">
        <w:rPr>
          <w:b/>
        </w:rPr>
        <w:t>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1010</w:t>
      </w:r>
    </w:p>
    <w:p w14:paraId="6319EB95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0/1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00</w:t>
      </w:r>
    </w:p>
    <w:p w14:paraId="746FA53E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0/2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01</w:t>
      </w:r>
    </w:p>
    <w:p w14:paraId="7A232DD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0/3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100</w:t>
      </w:r>
    </w:p>
    <w:p w14:paraId="32A35852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0/4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1011</w:t>
      </w:r>
    </w:p>
    <w:p w14:paraId="3F7FFDF5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0/5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11010</w:t>
      </w:r>
    </w:p>
    <w:p w14:paraId="2C3E7460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0/6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1111000</w:t>
      </w:r>
    </w:p>
    <w:p w14:paraId="73034E94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0/7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11111000</w:t>
      </w:r>
    </w:p>
    <w:p w14:paraId="60EA7D73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0/8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1111110110</w:t>
      </w:r>
    </w:p>
    <w:p w14:paraId="1EDB7E05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0/9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1111111110000010</w:t>
      </w:r>
    </w:p>
    <w:p w14:paraId="657E461A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0/A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1111111110000011</w:t>
      </w:r>
    </w:p>
    <w:p w14:paraId="38544DCE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1/1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1100</w:t>
      </w:r>
    </w:p>
    <w:p w14:paraId="1539A311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1/2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11011</w:t>
      </w:r>
    </w:p>
    <w:p w14:paraId="5F3184BD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1/3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1111001</w:t>
      </w:r>
    </w:p>
    <w:p w14:paraId="09BE1E08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1/4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111110110</w:t>
      </w:r>
    </w:p>
    <w:p w14:paraId="5D92C470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lastRenderedPageBreak/>
        <w:t>1/5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11111110110</w:t>
      </w:r>
    </w:p>
    <w:p w14:paraId="6286EAFB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1/6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1111111110000100</w:t>
      </w:r>
    </w:p>
    <w:p w14:paraId="6CF18768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1/7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1111111110000101</w:t>
      </w:r>
    </w:p>
    <w:p w14:paraId="08E49406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1/8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1111111110000110</w:t>
      </w:r>
    </w:p>
    <w:p w14:paraId="440F6BBE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1/9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1111111110000111</w:t>
      </w:r>
    </w:p>
    <w:p w14:paraId="1EA52F64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1/A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1111111110001000</w:t>
      </w:r>
    </w:p>
    <w:p w14:paraId="4217E13A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2/1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11100</w:t>
      </w:r>
    </w:p>
    <w:p w14:paraId="29283601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2/2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11111001</w:t>
      </w:r>
    </w:p>
    <w:p w14:paraId="06AC863B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2/3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1111110111</w:t>
      </w:r>
    </w:p>
    <w:p w14:paraId="23A62BF3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2/4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111111110100</w:t>
      </w:r>
    </w:p>
    <w:p w14:paraId="38F0CAB1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2/5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111111111001001</w:t>
      </w:r>
    </w:p>
    <w:p w14:paraId="089CB1B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2/6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111111111001010</w:t>
      </w:r>
    </w:p>
    <w:p w14:paraId="7E5B2D12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2/7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111111111001011</w:t>
      </w:r>
    </w:p>
    <w:p w14:paraId="0ADCF916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2/8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111111111001100</w:t>
      </w:r>
    </w:p>
    <w:p w14:paraId="5A4C8A0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2/9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111111111001101</w:t>
      </w:r>
    </w:p>
    <w:p w14:paraId="4558CC05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2/A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111111111001110</w:t>
      </w:r>
    </w:p>
    <w:p w14:paraId="7A97B79A" w14:textId="1218926B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3/1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111010</w:t>
      </w:r>
    </w:p>
    <w:p w14:paraId="296B7C58" w14:textId="53B5DE79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3/2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111110111</w:t>
      </w:r>
    </w:p>
    <w:p w14:paraId="1B8DF6F1" w14:textId="0324AC5D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3/3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111111110101</w:t>
      </w:r>
    </w:p>
    <w:p w14:paraId="30472D28" w14:textId="490784A2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3/4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1111111110001111</w:t>
      </w:r>
    </w:p>
    <w:p w14:paraId="359C1473" w14:textId="57DE9192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3/5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1111111110010000</w:t>
      </w:r>
    </w:p>
    <w:p w14:paraId="3FC94D1B" w14:textId="1BCA9933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3/6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1111111110010001</w:t>
      </w:r>
    </w:p>
    <w:p w14:paraId="289FC9AB" w14:textId="0251737F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3/7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1111111110010010</w:t>
      </w:r>
    </w:p>
    <w:p w14:paraId="15087C31" w14:textId="6C72B0C4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3/8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1111111110010011</w:t>
      </w:r>
    </w:p>
    <w:p w14:paraId="019119D4" w14:textId="06F44E80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3/9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1111111110010100</w:t>
      </w:r>
    </w:p>
    <w:p w14:paraId="36988C12" w14:textId="37CAB58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3/A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1111111110010101</w:t>
      </w:r>
    </w:p>
    <w:p w14:paraId="15424EE8" w14:textId="76A2BE5A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4/1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111011</w:t>
      </w:r>
    </w:p>
    <w:p w14:paraId="2BD9DA59" w14:textId="6ED673A6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4/2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1111111000</w:t>
      </w:r>
    </w:p>
    <w:p w14:paraId="5F9A476C" w14:textId="3B4AB07E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4/3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1111111110010110</w:t>
      </w:r>
    </w:p>
    <w:p w14:paraId="3CB2D1D3" w14:textId="2B04AE99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4/4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1111111110010111</w:t>
      </w:r>
    </w:p>
    <w:p w14:paraId="33287274" w14:textId="53CBC9C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4/5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1111111110011000</w:t>
      </w:r>
    </w:p>
    <w:p w14:paraId="31BBAE13" w14:textId="03D3BEC9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4/6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1111111110011001</w:t>
      </w:r>
    </w:p>
    <w:p w14:paraId="0811D1E4" w14:textId="6DDE7519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4/7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1111111110011010</w:t>
      </w:r>
    </w:p>
    <w:p w14:paraId="2EADDA24" w14:textId="32A13B2C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4/8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1111111110011011</w:t>
      </w:r>
    </w:p>
    <w:p w14:paraId="5E966766" w14:textId="6E67CB2B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4/9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1111111110011100</w:t>
      </w:r>
    </w:p>
    <w:p w14:paraId="4B09A978" w14:textId="154F4F38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4/A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1111111110011101</w:t>
      </w:r>
    </w:p>
    <w:p w14:paraId="4CB72C45" w14:textId="4D2B0836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5/1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1111010</w:t>
      </w:r>
    </w:p>
    <w:p w14:paraId="2A2A3E71" w14:textId="60765795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5/2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11111110111</w:t>
      </w:r>
    </w:p>
    <w:p w14:paraId="31AA33B1" w14:textId="33A185B5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5/3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1111111110011110</w:t>
      </w:r>
    </w:p>
    <w:p w14:paraId="698DE171" w14:textId="69543566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5/4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1111111110011111</w:t>
      </w:r>
    </w:p>
    <w:p w14:paraId="030EAB95" w14:textId="5E918AA1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5/5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1111111110100000</w:t>
      </w:r>
    </w:p>
    <w:p w14:paraId="64D92C72" w14:textId="21CAE626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5/6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1111111110100001</w:t>
      </w:r>
    </w:p>
    <w:p w14:paraId="7A8B0FE4" w14:textId="1E2AF16E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5/7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1111111110100010</w:t>
      </w:r>
    </w:p>
    <w:p w14:paraId="43EDA60C" w14:textId="7C10E976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5/8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1111111110100011</w:t>
      </w:r>
    </w:p>
    <w:p w14:paraId="0F07FCE5" w14:textId="3D02A4BD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lastRenderedPageBreak/>
        <w:t>5/9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1111111110100100</w:t>
      </w:r>
    </w:p>
    <w:p w14:paraId="407D8B33" w14:textId="4AA16D3C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5/A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1111111110100101</w:t>
      </w:r>
    </w:p>
    <w:p w14:paraId="2B51EB3C" w14:textId="2DE86A6B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6/1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1111011</w:t>
      </w:r>
    </w:p>
    <w:p w14:paraId="00BA301F" w14:textId="7445FEED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6/2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111111110110</w:t>
      </w:r>
    </w:p>
    <w:p w14:paraId="01D4C824" w14:textId="28240539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6/3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1111111110100110</w:t>
      </w:r>
    </w:p>
    <w:p w14:paraId="5B0ECD5E" w14:textId="7245953B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6/4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1111111110100111</w:t>
      </w:r>
    </w:p>
    <w:p w14:paraId="61E96EA4" w14:textId="7270793B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6/5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1111111110101000</w:t>
      </w:r>
    </w:p>
    <w:p w14:paraId="534672DA" w14:textId="5BAACF10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6/6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1111111110101001</w:t>
      </w:r>
    </w:p>
    <w:p w14:paraId="50B0F6E7" w14:textId="399FCF54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6/7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1111111110101010</w:t>
      </w:r>
    </w:p>
    <w:p w14:paraId="2FFCD05D" w14:textId="6666FEAB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6/8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1111111110101011</w:t>
      </w:r>
    </w:p>
    <w:p w14:paraId="10D24E77" w14:textId="215128DC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6/9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1111111110100100</w:t>
      </w:r>
    </w:p>
    <w:p w14:paraId="6F18D410" w14:textId="2F6969CD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6/A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1111111110100101</w:t>
      </w:r>
    </w:p>
    <w:p w14:paraId="268C69CB" w14:textId="558AE21A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7/1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11111010</w:t>
      </w:r>
    </w:p>
    <w:p w14:paraId="73C34D83" w14:textId="412CABFF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7/2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111111110111</w:t>
      </w:r>
    </w:p>
    <w:p w14:paraId="26818058" w14:textId="4CFE25C0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7/3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1111111110101110</w:t>
      </w:r>
    </w:p>
    <w:p w14:paraId="51257D38" w14:textId="56900456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7/4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1111111110101111</w:t>
      </w:r>
    </w:p>
    <w:p w14:paraId="2641B19A" w14:textId="0E5323B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7/5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1111111110110000</w:t>
      </w:r>
    </w:p>
    <w:p w14:paraId="414715C5" w14:textId="2A094BDA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7/6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1111111110110001</w:t>
      </w:r>
    </w:p>
    <w:p w14:paraId="5F1B0294" w14:textId="0AE44E4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7/7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1111111110110010</w:t>
      </w:r>
    </w:p>
    <w:p w14:paraId="2A3EC3B4" w14:textId="38136D90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7/8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1111111110110011</w:t>
      </w:r>
    </w:p>
    <w:p w14:paraId="44E6A55C" w14:textId="45FB2552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7/9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1111111110110100</w:t>
      </w:r>
    </w:p>
    <w:p w14:paraId="5F629383" w14:textId="26896FB2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7/A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1111111110110101</w:t>
      </w:r>
    </w:p>
    <w:p w14:paraId="63C1E14E" w14:textId="5E0794E2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8/1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111111000</w:t>
      </w:r>
    </w:p>
    <w:p w14:paraId="1FED4993" w14:textId="42C9E6D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8/2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111111111000000</w:t>
      </w:r>
    </w:p>
    <w:p w14:paraId="6D2C56E1" w14:textId="46CE1D0A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8/3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1111111110110110</w:t>
      </w:r>
    </w:p>
    <w:p w14:paraId="590DE4B5" w14:textId="6C3CE69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8/4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1111111110110111</w:t>
      </w:r>
    </w:p>
    <w:p w14:paraId="050BCE0C" w14:textId="77672683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8/5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1111111110111000</w:t>
      </w:r>
    </w:p>
    <w:p w14:paraId="30EC511E" w14:textId="4B3D72F0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8/6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1111111110111001</w:t>
      </w:r>
    </w:p>
    <w:p w14:paraId="74F0AC8F" w14:textId="3B9F718A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8/7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1111111110111010</w:t>
      </w:r>
    </w:p>
    <w:p w14:paraId="5018E0C9" w14:textId="4606E621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8/8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1111111110111011</w:t>
      </w:r>
    </w:p>
    <w:p w14:paraId="65745C27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8/9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1111111110111100</w:t>
      </w:r>
    </w:p>
    <w:p w14:paraId="3C003BE7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8/A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1111111110111101</w:t>
      </w:r>
    </w:p>
    <w:p w14:paraId="7006F0CB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9/1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111111001</w:t>
      </w:r>
    </w:p>
    <w:p w14:paraId="5550A0D1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9/2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1111111110111110</w:t>
      </w:r>
    </w:p>
    <w:p w14:paraId="1136628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9/3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1111111110111111</w:t>
      </w:r>
    </w:p>
    <w:p w14:paraId="6E6F488F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9/4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1111111111000000</w:t>
      </w:r>
    </w:p>
    <w:p w14:paraId="3E3F7C87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9/5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1111111111000001</w:t>
      </w:r>
    </w:p>
    <w:p w14:paraId="24991425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9/6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1111111111000010</w:t>
      </w:r>
    </w:p>
    <w:p w14:paraId="1FA6A5C3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9/7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1111111111000011</w:t>
      </w:r>
    </w:p>
    <w:p w14:paraId="5731E6E8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9/8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1111111111000100</w:t>
      </w:r>
    </w:p>
    <w:p w14:paraId="30742D8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9/9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1111111111000101</w:t>
      </w:r>
    </w:p>
    <w:p w14:paraId="74041079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9/A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1111111111000110</w:t>
      </w:r>
    </w:p>
    <w:p w14:paraId="5AF8F023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A/1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111111010</w:t>
      </w:r>
    </w:p>
    <w:p w14:paraId="1B214410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A/2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1111111111000111</w:t>
      </w:r>
    </w:p>
    <w:p w14:paraId="663CC904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lastRenderedPageBreak/>
        <w:t>A/3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1111111111001000</w:t>
      </w:r>
    </w:p>
    <w:p w14:paraId="44F888ED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A/4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1111111111001001</w:t>
      </w:r>
    </w:p>
    <w:p w14:paraId="0DA9CA36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A/5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1111111111001010</w:t>
      </w:r>
    </w:p>
    <w:p w14:paraId="45BF327D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A/6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1111111111001011</w:t>
      </w:r>
    </w:p>
    <w:p w14:paraId="5300BA14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A/7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1111111111001100</w:t>
      </w:r>
    </w:p>
    <w:p w14:paraId="5DEF74D8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A/8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1111111111001101</w:t>
      </w:r>
    </w:p>
    <w:p w14:paraId="46626BAB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A/9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1111111111001110</w:t>
      </w:r>
    </w:p>
    <w:p w14:paraId="48C959D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A/A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1111111111001111</w:t>
      </w:r>
    </w:p>
    <w:p w14:paraId="6F89257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B/1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1111111001</w:t>
      </w:r>
    </w:p>
    <w:p w14:paraId="7B6FFAB5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B/2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1111111111010000</w:t>
      </w:r>
    </w:p>
    <w:p w14:paraId="11F1EAEB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B/3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1111111111010001</w:t>
      </w:r>
    </w:p>
    <w:p w14:paraId="08CDE1E9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B/4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1111111111010010</w:t>
      </w:r>
    </w:p>
    <w:p w14:paraId="5D606562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B/5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1111111111010011</w:t>
      </w:r>
    </w:p>
    <w:p w14:paraId="561E5437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B/6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1111111111010100</w:t>
      </w:r>
    </w:p>
    <w:p w14:paraId="6491A63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B/7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1111111111010101</w:t>
      </w:r>
    </w:p>
    <w:p w14:paraId="42A326F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B/8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1111111111010110</w:t>
      </w:r>
    </w:p>
    <w:p w14:paraId="081B6D90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B/9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1111111111010111</w:t>
      </w:r>
    </w:p>
    <w:p w14:paraId="1F46E2E3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B/A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1111111111011000</w:t>
      </w:r>
    </w:p>
    <w:p w14:paraId="7D7AF36E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C/1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1111111010</w:t>
      </w:r>
    </w:p>
    <w:p w14:paraId="70D9C269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C/2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1111111111011001</w:t>
      </w:r>
    </w:p>
    <w:p w14:paraId="6D04354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C/3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1111111111011010</w:t>
      </w:r>
    </w:p>
    <w:p w14:paraId="557D87E3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C/4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1111111111011011</w:t>
      </w:r>
    </w:p>
    <w:p w14:paraId="4BD3033B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C/5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1111111111011100</w:t>
      </w:r>
    </w:p>
    <w:p w14:paraId="792FBA42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C/6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1111111111011101</w:t>
      </w:r>
    </w:p>
    <w:p w14:paraId="37096F49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C/7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1111111111011110</w:t>
      </w:r>
    </w:p>
    <w:p w14:paraId="7FFF205A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C/8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1111111111011111</w:t>
      </w:r>
    </w:p>
    <w:p w14:paraId="79891EEB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C/9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1111111111100000</w:t>
      </w:r>
    </w:p>
    <w:p w14:paraId="1C7411E3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C/A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1111111111100001</w:t>
      </w:r>
    </w:p>
    <w:p w14:paraId="2BDEF653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D/1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11111111000</w:t>
      </w:r>
    </w:p>
    <w:p w14:paraId="239CA539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D/2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1111111111100010</w:t>
      </w:r>
    </w:p>
    <w:p w14:paraId="4B7B31BB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D/3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1111111111100011</w:t>
      </w:r>
    </w:p>
    <w:p w14:paraId="502FAB59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D/4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1111111111100100</w:t>
      </w:r>
    </w:p>
    <w:p w14:paraId="4FCD5C0F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D/5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1111111111100101</w:t>
      </w:r>
    </w:p>
    <w:p w14:paraId="1451866A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D/6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1111111111100110</w:t>
      </w:r>
    </w:p>
    <w:p w14:paraId="169E579E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D/7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1111111111100111</w:t>
      </w:r>
    </w:p>
    <w:p w14:paraId="53940A56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D/8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1111111111101000</w:t>
      </w:r>
    </w:p>
    <w:p w14:paraId="715D5916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D/9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1111111111101001</w:t>
      </w:r>
    </w:p>
    <w:p w14:paraId="252F84A6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D/A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1111111111101010</w:t>
      </w:r>
    </w:p>
    <w:p w14:paraId="2B009E43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E/1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1111111111101011</w:t>
      </w:r>
    </w:p>
    <w:p w14:paraId="51C42E88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E/2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1111111111101100</w:t>
      </w:r>
    </w:p>
    <w:p w14:paraId="6E39E81A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E/3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1111111111101101</w:t>
      </w:r>
    </w:p>
    <w:p w14:paraId="3E8A1F56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E/4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1111111111101110</w:t>
      </w:r>
    </w:p>
    <w:p w14:paraId="53E103AD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E/5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1111111111101111</w:t>
      </w:r>
    </w:p>
    <w:p w14:paraId="7A56F117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E/6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1111111111110000</w:t>
      </w:r>
    </w:p>
    <w:p w14:paraId="746BF91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lastRenderedPageBreak/>
        <w:t>E/7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1111111111110001</w:t>
      </w:r>
    </w:p>
    <w:p w14:paraId="6D40ADD1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E/8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1111111111110010</w:t>
      </w:r>
    </w:p>
    <w:p w14:paraId="6559147F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E/9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1111111111110011</w:t>
      </w:r>
    </w:p>
    <w:p w14:paraId="257449CB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E/A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1111111111110100</w:t>
      </w:r>
    </w:p>
    <w:p w14:paraId="793FBBAC" w14:textId="11B75988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F/0(ZRL)</w:t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11111111001</w:t>
      </w:r>
    </w:p>
    <w:p w14:paraId="1D0FA7E7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F/1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1111111111110101</w:t>
      </w:r>
    </w:p>
    <w:p w14:paraId="7CA90A7A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F/2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1111111111110110</w:t>
      </w:r>
    </w:p>
    <w:p w14:paraId="7C03E80C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F/3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1111111111110111</w:t>
      </w:r>
    </w:p>
    <w:p w14:paraId="3CEA0CC5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F/4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1111111111111000</w:t>
      </w:r>
    </w:p>
    <w:p w14:paraId="79F8B782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F/5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1111111111111001</w:t>
      </w:r>
    </w:p>
    <w:p w14:paraId="55A4DD2D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F/6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1111111111111010</w:t>
      </w:r>
    </w:p>
    <w:p w14:paraId="30C5F75E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F/7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1111111111111011</w:t>
      </w:r>
    </w:p>
    <w:p w14:paraId="35AF99D4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F/8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1111111111111100</w:t>
      </w:r>
    </w:p>
    <w:p w14:paraId="2CAD3B33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F/9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1111111111111101</w:t>
      </w:r>
    </w:p>
    <w:p w14:paraId="0CC4DD8F" w14:textId="77777777" w:rsidR="009E0AF5" w:rsidRPr="006B09AE" w:rsidRDefault="009E0AF5" w:rsidP="009E0AF5">
      <w:pPr>
        <w:ind w:firstLineChars="600" w:firstLine="1265"/>
        <w:rPr>
          <w:b/>
        </w:rPr>
      </w:pPr>
      <w:r w:rsidRPr="006B09AE">
        <w:rPr>
          <w:b/>
        </w:rPr>
        <w:t>F/A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B09AE">
        <w:rPr>
          <w:b/>
        </w:rPr>
        <w:t>1111111111111110</w:t>
      </w:r>
    </w:p>
    <w:p w14:paraId="77747C1B" w14:textId="77777777" w:rsidR="009E0AF5" w:rsidRPr="006B09AE" w:rsidRDefault="009E0AF5" w:rsidP="009E0AF5">
      <w:pPr>
        <w:ind w:firstLineChars="600" w:firstLine="1265"/>
        <w:rPr>
          <w:b/>
        </w:rPr>
      </w:pPr>
    </w:p>
    <w:p w14:paraId="4ADA4C93" w14:textId="29A33EB2" w:rsidR="00290DD5" w:rsidRPr="007A4729" w:rsidRDefault="009E0AF5" w:rsidP="000D6D67">
      <w:pPr>
        <w:ind w:firstLineChars="200" w:firstLine="422"/>
        <w:rPr>
          <w:rFonts w:hint="eastAsia"/>
          <w:b/>
        </w:rPr>
      </w:pPr>
      <w:r w:rsidRPr="006B09AE">
        <w:rPr>
          <w:b/>
        </w:rPr>
        <w:t>注意：在</w:t>
      </w:r>
      <w:r w:rsidRPr="006B09AE">
        <w:rPr>
          <w:b/>
        </w:rPr>
        <w:t>AC</w:t>
      </w:r>
      <w:r w:rsidRPr="006B09AE">
        <w:rPr>
          <w:b/>
        </w:rPr>
        <w:t>系数编码过程中，当连续的</w:t>
      </w:r>
      <w:r w:rsidRPr="006B09AE">
        <w:rPr>
          <w:b/>
        </w:rPr>
        <w:t>'0'</w:t>
      </w:r>
      <w:r w:rsidRPr="006B09AE">
        <w:rPr>
          <w:b/>
        </w:rPr>
        <w:t>的个数大于等于</w:t>
      </w:r>
      <w:del w:id="0" w:author="陈 小二" w:date="2021-12-23T21:22:00Z">
        <w:r w:rsidRPr="006B09AE" w:rsidDel="009E0AF5">
          <w:rPr>
            <w:b/>
          </w:rPr>
          <w:delText>15</w:delText>
        </w:r>
      </w:del>
      <w:ins w:id="1" w:author="陈 小二" w:date="2021-12-23T21:22:00Z">
        <w:r>
          <w:rPr>
            <w:b/>
          </w:rPr>
          <w:t>16</w:t>
        </w:r>
      </w:ins>
      <w:r w:rsidRPr="006B09AE">
        <w:rPr>
          <w:b/>
        </w:rPr>
        <w:t>，就进行一次编码，行程</w:t>
      </w:r>
      <w:r w:rsidRPr="006B09AE">
        <w:rPr>
          <w:b/>
        </w:rPr>
        <w:t>/</w:t>
      </w:r>
      <w:r w:rsidRPr="006B09AE">
        <w:rPr>
          <w:b/>
        </w:rPr>
        <w:t>位长为</w:t>
      </w:r>
      <w:r w:rsidRPr="006B09AE">
        <w:rPr>
          <w:b/>
        </w:rPr>
        <w:t>15/0</w:t>
      </w:r>
      <w:r w:rsidR="00290DD5">
        <w:rPr>
          <w:rFonts w:hint="eastAsia"/>
          <w:b/>
        </w:rPr>
        <w:t>。</w:t>
      </w:r>
    </w:p>
    <w:sectPr w:rsidR="00290DD5" w:rsidRPr="007A47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87CB2" w14:textId="77777777" w:rsidR="002A5943" w:rsidRDefault="002A5943" w:rsidP="009E0AF5">
      <w:r>
        <w:separator/>
      </w:r>
    </w:p>
  </w:endnote>
  <w:endnote w:type="continuationSeparator" w:id="0">
    <w:p w14:paraId="2284BE90" w14:textId="77777777" w:rsidR="002A5943" w:rsidRDefault="002A5943" w:rsidP="009E0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B9630" w14:textId="77777777" w:rsidR="002A5943" w:rsidRDefault="002A5943" w:rsidP="009E0AF5">
      <w:r>
        <w:separator/>
      </w:r>
    </w:p>
  </w:footnote>
  <w:footnote w:type="continuationSeparator" w:id="0">
    <w:p w14:paraId="1DAA680C" w14:textId="77777777" w:rsidR="002A5943" w:rsidRDefault="002A5943" w:rsidP="009E0AF5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陈 小二">
    <w15:presenceInfo w15:providerId="Windows Live" w15:userId="0e94d6179bad95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774"/>
    <w:rsid w:val="00041B8D"/>
    <w:rsid w:val="00061774"/>
    <w:rsid w:val="000D6D67"/>
    <w:rsid w:val="00237392"/>
    <w:rsid w:val="00290DD5"/>
    <w:rsid w:val="002A5943"/>
    <w:rsid w:val="00484115"/>
    <w:rsid w:val="005D27B0"/>
    <w:rsid w:val="006D67E3"/>
    <w:rsid w:val="00711C7B"/>
    <w:rsid w:val="007904A2"/>
    <w:rsid w:val="007A4729"/>
    <w:rsid w:val="0095675B"/>
    <w:rsid w:val="009D2B56"/>
    <w:rsid w:val="009E0AF5"/>
    <w:rsid w:val="00A17F98"/>
    <w:rsid w:val="00A60E9B"/>
    <w:rsid w:val="00AA2630"/>
    <w:rsid w:val="00B73D8D"/>
    <w:rsid w:val="00BB31A2"/>
    <w:rsid w:val="00C473E2"/>
    <w:rsid w:val="00C92A83"/>
    <w:rsid w:val="00E94351"/>
    <w:rsid w:val="00FD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0EDE7"/>
  <w15:chartTrackingRefBased/>
  <w15:docId w15:val="{90A73CAE-A79A-4BAE-9E19-2CBA3F70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61774"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"/>
    <w:link w:val="30"/>
    <w:autoRedefine/>
    <w:qFormat/>
    <w:rsid w:val="00061774"/>
    <w:pPr>
      <w:keepNext/>
      <w:keepLines/>
      <w:spacing w:before="260" w:after="260" w:line="416" w:lineRule="auto"/>
      <w:outlineLvl w:val="2"/>
    </w:pPr>
    <w:rPr>
      <w:b/>
      <w:bCs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061774"/>
    <w:rPr>
      <w:b/>
      <w:bCs/>
      <w:kern w:val="2"/>
      <w:sz w:val="21"/>
      <w:szCs w:val="21"/>
    </w:rPr>
  </w:style>
  <w:style w:type="paragraph" w:styleId="a3">
    <w:name w:val="header"/>
    <w:basedOn w:val="a"/>
    <w:link w:val="a4"/>
    <w:rsid w:val="009E0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E0AF5"/>
    <w:rPr>
      <w:kern w:val="2"/>
      <w:sz w:val="18"/>
      <w:szCs w:val="18"/>
    </w:rPr>
  </w:style>
  <w:style w:type="paragraph" w:styleId="a5">
    <w:name w:val="footer"/>
    <w:basedOn w:val="a"/>
    <w:link w:val="a6"/>
    <w:rsid w:val="009E0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E0AF5"/>
    <w:rPr>
      <w:kern w:val="2"/>
      <w:sz w:val="18"/>
      <w:szCs w:val="18"/>
    </w:rPr>
  </w:style>
  <w:style w:type="paragraph" w:styleId="a7">
    <w:name w:val="Revision"/>
    <w:hidden/>
    <w:uiPriority w:val="99"/>
    <w:semiHidden/>
    <w:rsid w:val="009E0AF5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9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756</Words>
  <Characters>4315</Characters>
  <Application>Microsoft Office Word</Application>
  <DocSecurity>0</DocSecurity>
  <Lines>35</Lines>
  <Paragraphs>10</Paragraphs>
  <ScaleCrop>false</ScaleCrop>
  <Company>Sky123.Org</Company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陈 小二</cp:lastModifiedBy>
  <cp:revision>12</cp:revision>
  <dcterms:created xsi:type="dcterms:W3CDTF">2015-12-05T05:49:00Z</dcterms:created>
  <dcterms:modified xsi:type="dcterms:W3CDTF">2021-12-24T08:05:00Z</dcterms:modified>
</cp:coreProperties>
</file>